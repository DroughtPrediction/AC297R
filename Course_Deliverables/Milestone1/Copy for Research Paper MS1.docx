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Drought Prediction Across the Continental United States through Statistical and Machine Learning Methods</w:t>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Thee Ngamsangrat, Yujie Cai, Jim Zhang, Michael Fein</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Institute of Applied Computer Science, Harvard, Cambridge, United States of America, equal contribution.</w:t>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 2, 2020</w:t>
      </w:r>
    </w:p>
    <w:p w:rsidR="00000000" w:rsidDel="00000000" w:rsidP="00000000" w:rsidRDefault="00000000" w:rsidRPr="00000000" w14:paraId="00000007">
      <w:pPr>
        <w:pStyle w:val="Heading2"/>
        <w:spacing w:line="240" w:lineRule="auto"/>
        <w:rPr>
          <w:rFonts w:ascii="Times New Roman" w:cs="Times New Roman" w:eastAsia="Times New Roman" w:hAnsi="Times New Roman"/>
        </w:rPr>
      </w:pPr>
      <w:bookmarkStart w:colFirst="0" w:colLast="0" w:name="_c5xhwxwly2i9" w:id="0"/>
      <w:bookmarkEnd w:id="0"/>
      <w:r w:rsidDel="00000000" w:rsidR="00000000" w:rsidRPr="00000000">
        <w:rPr>
          <w:rtl w:val="0"/>
        </w:rPr>
      </w:r>
    </w:p>
    <w:p w:rsidR="00000000" w:rsidDel="00000000" w:rsidP="00000000" w:rsidRDefault="00000000" w:rsidRPr="00000000" w14:paraId="00000008">
      <w:pPr>
        <w:pStyle w:val="Heading2"/>
        <w:spacing w:line="240" w:lineRule="auto"/>
        <w:rPr>
          <w:rFonts w:ascii="Times New Roman" w:cs="Times New Roman" w:eastAsia="Times New Roman" w:hAnsi="Times New Roman"/>
          <w:b w:val="1"/>
          <w:sz w:val="24"/>
          <w:szCs w:val="24"/>
        </w:rPr>
      </w:pPr>
      <w:bookmarkStart w:colFirst="0" w:colLast="0" w:name="_pxxd7z1z32vy" w:id="1"/>
      <w:bookmarkEnd w:id="1"/>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Drought has become one of the leading causes of humanitarian disasters. Drought leads to drinking water shortages, wildfires, loss in crops and livestock, and more. Post-drought aid is time-consuming and due to the inability to perform long-term drought prediction, irreparable damage has already been done </w:t>
      </w:r>
      <w:r w:rsidDel="00000000" w:rsidR="00000000" w:rsidRPr="00000000">
        <w:rPr>
          <w:rFonts w:ascii="Times New Roman" w:cs="Times New Roman" w:eastAsia="Times New Roman" w:hAnsi="Times New Roman"/>
          <w:sz w:val="24"/>
          <w:szCs w:val="24"/>
          <w:rtl w:val="0"/>
        </w:rPr>
        <w:t xml:space="preserve">by the time aid has arrived</w:t>
      </w:r>
      <w:r w:rsidDel="00000000" w:rsidR="00000000" w:rsidRPr="00000000">
        <w:rPr>
          <w:rFonts w:ascii="Times New Roman" w:cs="Times New Roman" w:eastAsia="Times New Roman" w:hAnsi="Times New Roman"/>
          <w:sz w:val="24"/>
          <w:szCs w:val="24"/>
          <w:rtl w:val="0"/>
        </w:rPr>
        <w:t xml:space="preserve">. In this paper, we attempt to </w:t>
      </w:r>
      <w:r w:rsidDel="00000000" w:rsidR="00000000" w:rsidRPr="00000000">
        <w:rPr>
          <w:rFonts w:ascii="Times New Roman" w:cs="Times New Roman" w:eastAsia="Times New Roman" w:hAnsi="Times New Roman"/>
          <w:sz w:val="24"/>
          <w:szCs w:val="24"/>
          <w:rtl w:val="0"/>
        </w:rPr>
        <w:t xml:space="preserve">extend drought</w:t>
      </w:r>
      <w:r w:rsidDel="00000000" w:rsidR="00000000" w:rsidRPr="00000000">
        <w:rPr>
          <w:rFonts w:ascii="Times New Roman" w:cs="Times New Roman" w:eastAsia="Times New Roman" w:hAnsi="Times New Roman"/>
          <w:sz w:val="24"/>
          <w:szCs w:val="24"/>
          <w:rtl w:val="0"/>
        </w:rPr>
        <w:t xml:space="preserve"> prediction accuracy past currently accepted capabilities using statistical and machine learning approaches based on a number of feature variables.</w:t>
      </w:r>
      <w:r w:rsidDel="00000000" w:rsidR="00000000" w:rsidRPr="00000000">
        <w:rPr>
          <w:rFonts w:ascii="Times New Roman" w:cs="Times New Roman" w:eastAsia="Times New Roman" w:hAnsi="Times New Roman"/>
          <w:sz w:val="24"/>
          <w:szCs w:val="24"/>
          <w:rtl w:val="0"/>
        </w:rPr>
        <w:t xml:space="preserve"> Our models attempt to combine from satellite images with climatrophic data to gain higher predictable. We hope to use this tool, at the very least, to be able to more accurately allocate emergency response resources before the onset of a more severe drought. If possible, we also hope to describe certain actions, taken by humans, that may </w:t>
      </w:r>
      <w:r w:rsidDel="00000000" w:rsidR="00000000" w:rsidRPr="00000000">
        <w:rPr>
          <w:rFonts w:ascii="Times New Roman" w:cs="Times New Roman" w:eastAsia="Times New Roman" w:hAnsi="Times New Roman"/>
          <w:sz w:val="24"/>
          <w:szCs w:val="24"/>
          <w:rtl w:val="0"/>
        </w:rPr>
        <w:t xml:space="preserve">have a relationship with causing drought</w:t>
      </w:r>
      <w:r w:rsidDel="00000000" w:rsidR="00000000" w:rsidRPr="00000000">
        <w:rPr>
          <w:rFonts w:ascii="Times New Roman" w:cs="Times New Roman" w:eastAsia="Times New Roman" w:hAnsi="Times New Roman"/>
          <w:sz w:val="24"/>
          <w:szCs w:val="24"/>
          <w:rtl w:val="0"/>
        </w:rPr>
        <w:t xml:space="preserve">, such as agricultural land use or urban sprawl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2"/>
        <w:spacing w:line="240" w:lineRule="auto"/>
        <w:rPr>
          <w:rFonts w:ascii="Times New Roman" w:cs="Times New Roman" w:eastAsia="Times New Roman" w:hAnsi="Times New Roman"/>
          <w:b w:val="1"/>
          <w:sz w:val="24"/>
          <w:szCs w:val="24"/>
        </w:rPr>
      </w:pPr>
      <w:bookmarkStart w:colFirst="0" w:colLast="0" w:name="_ges9o5qlflx2" w:id="2"/>
      <w:bookmarkEnd w:id="2"/>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0D">
      <w:pPr>
        <w:pStyle w:val="Heading3"/>
        <w:spacing w:line="240" w:lineRule="auto"/>
        <w:rPr>
          <w:rFonts w:ascii="Times New Roman" w:cs="Times New Roman" w:eastAsia="Times New Roman" w:hAnsi="Times New Roman"/>
          <w:b w:val="1"/>
          <w:sz w:val="24"/>
          <w:szCs w:val="24"/>
        </w:rPr>
      </w:pPr>
      <w:bookmarkStart w:colFirst="0" w:colLast="0" w:name="_fbyvz0sprx6a" w:id="3"/>
      <w:bookmarkEnd w:id="3"/>
      <w:r w:rsidDel="00000000" w:rsidR="00000000" w:rsidRPr="00000000">
        <w:rPr>
          <w:rFonts w:ascii="Times New Roman" w:cs="Times New Roman" w:eastAsia="Times New Roman" w:hAnsi="Times New Roman"/>
          <w:b w:val="1"/>
          <w:sz w:val="24"/>
          <w:szCs w:val="24"/>
          <w:rtl w:val="0"/>
        </w:rPr>
        <w:t xml:space="preserve">1.1 Understanding Drought </w:t>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Climate change has been widely accepted as the leading cause of a measured increase in the frequency of extreme weather events (Sharafati, 2020). Droughts are one of the most costly and environmentally damaging climatic events. Due to nature's dependency on hydraulic cycles, droughts can lead to the long-term destruction of large-scale ecosystems through positive feedback loops. Understanding and better predicting when and where drought will occur is of utmost importance to aiding those affected by drought and in understanding how to potentially mitigate oncoming droughts.</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scientific perspective, droughts are difficult to measure with unclear beginnings and ends (Vicente,  2010). Defining drought, while not the main topic of this work, is an important aspect of predicting its onset as well as its effects. For our purposes, we will use the U.S. Drought Monitor, which seeks to synthesize expert vetted information to classify various types of drought across the United States (USDM, 2022) . </w:t>
      </w:r>
      <w:r w:rsidDel="00000000" w:rsidR="00000000" w:rsidRPr="00000000">
        <w:rPr>
          <w:rFonts w:ascii="Times New Roman" w:cs="Times New Roman" w:eastAsia="Times New Roman" w:hAnsi="Times New Roman"/>
          <w:sz w:val="24"/>
          <w:szCs w:val="24"/>
          <w:rtl w:val="0"/>
        </w:rPr>
        <w:t xml:space="preserve">The USDM makes use of the Palmer Drought Severity Index, the Standardized Precipitation Index (SPI), and other climatic inputs as well as indicators of soil moisture</w:t>
      </w:r>
      <w:r w:rsidDel="00000000" w:rsidR="00000000" w:rsidRPr="00000000">
        <w:rPr>
          <w:rFonts w:ascii="Times New Roman" w:cs="Times New Roman" w:eastAsia="Times New Roman" w:hAnsi="Times New Roman"/>
          <w:sz w:val="24"/>
          <w:szCs w:val="24"/>
          <w:rtl w:val="0"/>
        </w:rPr>
        <w:t xml:space="preserve">. As an example, the figure below shows the most recent drought classification across the Continental United States (CONUS).</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776663" cy="3555948"/>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776663" cy="3555948"/>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its relative acceptance as an accurate categorization of drought severity and its aggregation of different drought indices, we use the USDM as our response variable throughout this paper.</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3"/>
        <w:rPr>
          <w:rFonts w:ascii="Times New Roman" w:cs="Times New Roman" w:eastAsia="Times New Roman" w:hAnsi="Times New Roman"/>
          <w:b w:val="1"/>
          <w:sz w:val="24"/>
          <w:szCs w:val="24"/>
        </w:rPr>
      </w:pPr>
      <w:bookmarkStart w:colFirst="0" w:colLast="0" w:name="_jitkbau74l2m" w:id="4"/>
      <w:bookmarkEnd w:id="4"/>
      <w:r w:rsidDel="00000000" w:rsidR="00000000" w:rsidRPr="00000000">
        <w:rPr>
          <w:rFonts w:ascii="Times New Roman" w:cs="Times New Roman" w:eastAsia="Times New Roman" w:hAnsi="Times New Roman"/>
          <w:b w:val="1"/>
          <w:sz w:val="24"/>
          <w:szCs w:val="24"/>
          <w:rtl w:val="0"/>
        </w:rPr>
        <w:t xml:space="preserve">1.2 Available Data</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purposes of drought prediction, we will be using data from a number of other sources in an effort to improve longer-term predictability of drought onset. These data sources include: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Sentinel L2 Satellite Images - 60m x 60m images</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Moisture Active Passive (SMAP) Satellite Measurements - soil moisture measurements in 9km x 9km areas oranized by FIP or location</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Evapotranspiration Data</w:t>
      </w:r>
      <w:r w:rsidDel="00000000" w:rsidR="00000000" w:rsidRPr="00000000">
        <w:rPr>
          <w:rFonts w:ascii="Times New Roman" w:cs="Times New Roman" w:eastAsia="Times New Roman" w:hAnsi="Times New Roman"/>
          <w:sz w:val="24"/>
          <w:szCs w:val="24"/>
          <w:rtl w:val="0"/>
        </w:rPr>
        <w:t xml:space="preserve"> - evaporation and run-off data over time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data we hope to align changes over time to landscapes, urban development, soil moisture, agricultural land use, etc. with USDM drought categorization to achieve higher accuracy in drought prediction and timing. For example, the figure below demonstrates how SMAP can change over time: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81663" cy="2299971"/>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81663" cy="22999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Difference in SMAP Measurements from 2019 to 2020 </w:t>
      </w:r>
      <w:r w:rsidDel="00000000" w:rsidR="00000000" w:rsidRPr="00000000">
        <w:rPr>
          <w:rFonts w:ascii="Times New Roman" w:cs="Times New Roman" w:eastAsia="Times New Roman" w:hAnsi="Times New Roman"/>
          <w:sz w:val="20"/>
          <w:szCs w:val="20"/>
          <w:rtl w:val="0"/>
        </w:rPr>
        <w:t xml:space="preserve">across</w:t>
      </w:r>
      <w:r w:rsidDel="00000000" w:rsidR="00000000" w:rsidRPr="00000000">
        <w:rPr>
          <w:rFonts w:ascii="Times New Roman" w:cs="Times New Roman" w:eastAsia="Times New Roman" w:hAnsi="Times New Roman"/>
          <w:sz w:val="20"/>
          <w:szCs w:val="20"/>
          <w:rtl w:val="0"/>
        </w:rPr>
        <w:t xml:space="preserve"> the state of California.</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Sentinel Satellite images such as those pictured below gives us many options for creating feature sets in our project. The data can be easily accessed and is relatively granular in terms of detail.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73530" cy="3087368"/>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873530" cy="30873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3.Sample of Satellite images with and without cloud masking</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also includes metadata which attempts to classify portions of the image as cloud cover. Potential options for better understanding drought through satellite images include masking for land use (urban vs. non-urban vs. agricultural) and using the cloud cover mask as a potential predictor. We can combine both datasets with historical evaporation and run-off data from SET.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33800" cy="23622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33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Sample  of  evaporation  and  runoff  data</w:t>
      </w:r>
      <w:r w:rsidDel="00000000" w:rsidR="00000000" w:rsidRPr="00000000">
        <w:rPr>
          <w:rFonts w:ascii="Times New Roman" w:cs="Times New Roman" w:eastAsia="Times New Roman" w:hAnsi="Times New Roman"/>
          <w:sz w:val="20"/>
          <w:szCs w:val="20"/>
          <w:rtl w:val="0"/>
        </w:rPr>
        <w:t xml:space="preserve">  for  a  specific location. The X axis is simply an index of measurement taken chronologically since 2011 and the Y axis is a measurement of displacement of water to measure both run-off and evaporation. </w:t>
      </w:r>
    </w:p>
    <w:p w:rsidR="00000000" w:rsidDel="00000000" w:rsidP="00000000" w:rsidRDefault="00000000" w:rsidRPr="00000000" w14:paraId="0000003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w:t>
      </w:r>
      <w:r w:rsidDel="00000000" w:rsidR="00000000" w:rsidRPr="00000000">
        <w:rPr>
          <w:rFonts w:ascii="Times New Roman" w:cs="Times New Roman" w:eastAsia="Times New Roman" w:hAnsi="Times New Roman"/>
          <w:sz w:val="24"/>
          <w:szCs w:val="24"/>
          <w:rtl w:val="0"/>
        </w:rPr>
        <w:t xml:space="preserve">difficulty</w:t>
      </w:r>
      <w:r w:rsidDel="00000000" w:rsidR="00000000" w:rsidRPr="00000000">
        <w:rPr>
          <w:rFonts w:ascii="Times New Roman" w:cs="Times New Roman" w:eastAsia="Times New Roman" w:hAnsi="Times New Roman"/>
          <w:sz w:val="24"/>
          <w:szCs w:val="24"/>
          <w:rtl w:val="0"/>
        </w:rPr>
        <w:t xml:space="preserve"> in using these various data sets is understanding how to most effectively merge them. </w:t>
      </w:r>
      <w:r w:rsidDel="00000000" w:rsidR="00000000" w:rsidRPr="00000000">
        <w:rPr>
          <w:rFonts w:ascii="Times New Roman" w:cs="Times New Roman" w:eastAsia="Times New Roman" w:hAnsi="Times New Roman"/>
          <w:sz w:val="24"/>
          <w:szCs w:val="24"/>
          <w:rtl w:val="0"/>
        </w:rPr>
        <w:t xml:space="preserve">For example, mapping satellite images to SMAP images raises issues along the border of maps as well as how to extract irregular polygons of the correct scale.</w:t>
      </w:r>
      <w:r w:rsidDel="00000000" w:rsidR="00000000" w:rsidRPr="00000000">
        <w:rPr>
          <w:rFonts w:ascii="Times New Roman" w:cs="Times New Roman" w:eastAsia="Times New Roman" w:hAnsi="Times New Roman"/>
          <w:sz w:val="24"/>
          <w:szCs w:val="24"/>
          <w:rtl w:val="0"/>
        </w:rPr>
        <w:t xml:space="preserve"> In our efforts to predict drought, we plan to attempt both a statistical auto-regressive model with multiple X predictors as well as a machine learning black-box model.</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spacing w:line="240" w:lineRule="auto"/>
        <w:rPr>
          <w:rFonts w:ascii="Times New Roman" w:cs="Times New Roman" w:eastAsia="Times New Roman" w:hAnsi="Times New Roman"/>
          <w:b w:val="1"/>
          <w:sz w:val="24"/>
          <w:szCs w:val="24"/>
        </w:rPr>
      </w:pPr>
      <w:bookmarkStart w:colFirst="0" w:colLast="0" w:name="_kqp0ci1w50mi" w:id="5"/>
      <w:bookmarkEnd w:id="5"/>
      <w:r w:rsidDel="00000000" w:rsidR="00000000" w:rsidRPr="00000000">
        <w:rPr>
          <w:rFonts w:ascii="Times New Roman" w:cs="Times New Roman" w:eastAsia="Times New Roman" w:hAnsi="Times New Roman"/>
          <w:b w:val="1"/>
          <w:sz w:val="24"/>
          <w:szCs w:val="24"/>
          <w:rtl w:val="0"/>
        </w:rPr>
        <w:t xml:space="preserve">II. Related Work</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work in the study of drought and arid climate forecasting has formed a major consensus – drought is the least understood natural disaster due to its convoluted causal factors and occurrence mechanisms (Sundararajan, 2021). This consensus declares that drought prediction based on numerical simulations and equation solving, similar to the existing weather forecasting, is impossible. However, with the flourishing of machine learning and deep neural networks, researchers have made some limited but encouraging progress in this direction that was once considered impossible.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rFonts w:ascii="Times New Roman" w:cs="Times New Roman" w:eastAsia="Times New Roman" w:hAnsi="Times New Roman"/>
          <w:b w:val="1"/>
          <w:sz w:val="24"/>
          <w:szCs w:val="24"/>
        </w:rPr>
      </w:pPr>
      <w:bookmarkStart w:colFirst="0" w:colLast="0" w:name="_rqhktw6yfkif" w:id="6"/>
      <w:bookmarkEnd w:id="6"/>
      <w:r w:rsidDel="00000000" w:rsidR="00000000" w:rsidRPr="00000000">
        <w:rPr>
          <w:rFonts w:ascii="Times New Roman" w:cs="Times New Roman" w:eastAsia="Times New Roman" w:hAnsi="Times New Roman"/>
          <w:b w:val="1"/>
          <w:color w:val="434343"/>
          <w:sz w:val="24"/>
          <w:szCs w:val="24"/>
          <w:rtl w:val="0"/>
        </w:rPr>
        <w:t xml:space="preserve">2.1 </w:t>
      </w:r>
      <w:r w:rsidDel="00000000" w:rsidR="00000000" w:rsidRPr="00000000">
        <w:rPr>
          <w:rFonts w:ascii="Times New Roman" w:cs="Times New Roman" w:eastAsia="Times New Roman" w:hAnsi="Times New Roman"/>
          <w:b w:val="1"/>
          <w:sz w:val="24"/>
          <w:szCs w:val="24"/>
          <w:rtl w:val="0"/>
        </w:rPr>
        <w:t xml:space="preserve">Staggering complexity in droughts’ causal mechanism</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factors that shape drought climates are extremely convoluted and usually involve the interaction of multiple factors (Salehi-Lisar, 2016) . Most existing works analyze droughts in a case-by-case fashion (Marengo, 2021), usually limiting the scope of work on one drought case that happened within a time window narrower than a year.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literature suggests that causes of droughts are rooted deeply in the specific topographical and geographical conditions. Zhang et al. (2020) suggests that the reason for the stagnant development of drought forecasting is</w:t>
      </w:r>
      <w:commentRangeStart w:id="0"/>
      <w:r w:rsidDel="00000000" w:rsidR="00000000" w:rsidRPr="00000000">
        <w:rPr>
          <w:rFonts w:ascii="Times New Roman" w:cs="Times New Roman" w:eastAsia="Times New Roman" w:hAnsi="Times New Roman"/>
          <w:sz w:val="24"/>
          <w:szCs w:val="24"/>
          <w:rtl w:val="0"/>
        </w:rPr>
        <w:t xml:space="preserve"> that the field has not agreed on a unified theoretical framework to explain the causal mechanism of droughts happening across the world, or even within the same continent</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b w:val="1"/>
          <w:sz w:val="24"/>
          <w:szCs w:val="24"/>
        </w:rPr>
      </w:pPr>
      <w:bookmarkStart w:colFirst="0" w:colLast="0" w:name="_eqxm3836jzav" w:id="7"/>
      <w:bookmarkEnd w:id="7"/>
      <w:r w:rsidDel="00000000" w:rsidR="00000000" w:rsidRPr="00000000">
        <w:rPr>
          <w:rFonts w:ascii="Times New Roman" w:cs="Times New Roman" w:eastAsia="Times New Roman" w:hAnsi="Times New Roman"/>
          <w:b w:val="1"/>
          <w:color w:val="434343"/>
          <w:sz w:val="24"/>
          <w:szCs w:val="24"/>
          <w:rtl w:val="0"/>
        </w:rPr>
        <w:t xml:space="preserve">2.2 </w:t>
      </w:r>
      <w:r w:rsidDel="00000000" w:rsidR="00000000" w:rsidRPr="00000000">
        <w:rPr>
          <w:rFonts w:ascii="Times New Roman" w:cs="Times New Roman" w:eastAsia="Times New Roman" w:hAnsi="Times New Roman"/>
          <w:b w:val="1"/>
          <w:sz w:val="24"/>
          <w:szCs w:val="24"/>
          <w:rtl w:val="0"/>
        </w:rPr>
        <w:t xml:space="preserve">Drastic variety in droughts’ response to global warming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Previous works culminating in the survey work of Vicente-Serrano et al. (2020) recounted a snowballing problem that makes the drought forecasting even more unrealistic –</w:t>
      </w:r>
      <w:commentRangeStart w:id="1"/>
      <w:r w:rsidDel="00000000" w:rsidR="00000000" w:rsidRPr="00000000">
        <w:rPr>
          <w:rFonts w:ascii="Times New Roman" w:cs="Times New Roman" w:eastAsia="Times New Roman" w:hAnsi="Times New Roman"/>
          <w:sz w:val="24"/>
          <w:szCs w:val="24"/>
          <w:rtl w:val="0"/>
        </w:rPr>
        <w:t xml:space="preserve"> droughts react very differently to the global warming context.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persistent and cyclical droughts have been paradoxically mitigated by the melting of the polar ice caps, leading to a number of sporadic misallocations of drought alleviation supplies (Scheff, 2018). Meanwhile, Bhaga et al. (2020) warned that global climate change has worsened the already severe droughts in sub-saharan Africa. Even assuming the existence of a stable mechanism for the occurrence of drought, global climate change completely disrupts it, making drought prediction more difficult.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rFonts w:ascii="Times New Roman" w:cs="Times New Roman" w:eastAsia="Times New Roman" w:hAnsi="Times New Roman"/>
          <w:b w:val="1"/>
          <w:sz w:val="24"/>
          <w:szCs w:val="24"/>
        </w:rPr>
      </w:pPr>
      <w:bookmarkStart w:colFirst="0" w:colLast="0" w:name="_9ksn97ji7eq6" w:id="8"/>
      <w:bookmarkEnd w:id="8"/>
      <w:commentRangeStart w:id="2"/>
      <w:r w:rsidDel="00000000" w:rsidR="00000000" w:rsidRPr="00000000">
        <w:rPr>
          <w:rFonts w:ascii="Times New Roman" w:cs="Times New Roman" w:eastAsia="Times New Roman" w:hAnsi="Times New Roman"/>
          <w:b w:val="1"/>
          <w:color w:val="434343"/>
          <w:sz w:val="24"/>
          <w:szCs w:val="24"/>
          <w:rtl w:val="0"/>
        </w:rPr>
        <w:t xml:space="preserve">2.3 </w:t>
      </w:r>
      <w:r w:rsidDel="00000000" w:rsidR="00000000" w:rsidRPr="00000000">
        <w:rPr>
          <w:rFonts w:ascii="Times New Roman" w:cs="Times New Roman" w:eastAsia="Times New Roman" w:hAnsi="Times New Roman"/>
          <w:b w:val="1"/>
          <w:sz w:val="24"/>
          <w:szCs w:val="24"/>
          <w:rtl w:val="0"/>
        </w:rPr>
        <w:t xml:space="preserve">Some promising works in drought forecasting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central flaw of unclear occurrence mechanisms and the disruption of the occurrence cycle by global climate change, scholars have made some promising progress in their attempts to predict drought.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existing work in drought forecasting can be summarized into two types: </w:t>
      </w:r>
      <w:commentRangeStart w:id="3"/>
      <w:r w:rsidDel="00000000" w:rsidR="00000000" w:rsidRPr="00000000">
        <w:rPr>
          <w:rFonts w:ascii="Times New Roman" w:cs="Times New Roman" w:eastAsia="Times New Roman" w:hAnsi="Times New Roman"/>
          <w:sz w:val="24"/>
          <w:szCs w:val="24"/>
          <w:rtl w:val="0"/>
        </w:rPr>
        <w:t xml:space="preserve">reduced-form approach and structural approach</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reduced-form approach adapts and applies the State-of-the-Art (SOTA) machine learning models to drought forecasting, maximizing accuracy in a machine learning optimization setting without being overly concerned with the theoretical interpretability of the drought prediction models. Usually, this approach trains such a </w:t>
      </w:r>
      <w:commentRangeStart w:id="4"/>
      <w:r w:rsidDel="00000000" w:rsidR="00000000" w:rsidRPr="00000000">
        <w:rPr>
          <w:rFonts w:ascii="Times New Roman" w:cs="Times New Roman" w:eastAsia="Times New Roman" w:hAnsi="Times New Roman"/>
          <w:sz w:val="24"/>
          <w:szCs w:val="24"/>
          <w:rtl w:val="0"/>
        </w:rPr>
        <w:t xml:space="preserve">model</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n </m:t>
        </m:r>
      </m:oMath>
      <w:r w:rsidDel="00000000" w:rsidR="00000000" w:rsidRPr="00000000">
        <w:rPr>
          <w:rFonts w:ascii="Times New Roman" w:cs="Times New Roman" w:eastAsia="Times New Roman" w:hAnsi="Times New Roman"/>
          <w:sz w:val="24"/>
          <w:szCs w:val="24"/>
          <w:rtl w:val="0"/>
        </w:rPr>
        <w:t xml:space="preserve">are features and </w:t>
      </w:r>
      <m:oMath>
        <m:r>
          <w:rPr>
            <w:rFonts w:ascii="Times New Roman" w:cs="Times New Roman" w:eastAsia="Times New Roman" w:hAnsi="Times New Roman"/>
            <w:sz w:val="24"/>
            <w:szCs w:val="24"/>
          </w:rPr>
          <m:t xml:space="preserve">t </m:t>
        </m:r>
      </m:oMath>
      <w:r w:rsidDel="00000000" w:rsidR="00000000" w:rsidRPr="00000000">
        <w:rPr>
          <w:rFonts w:ascii="Times New Roman" w:cs="Times New Roman" w:eastAsia="Times New Roman" w:hAnsi="Times New Roman"/>
          <w:sz w:val="24"/>
          <w:szCs w:val="24"/>
          <w:rtl w:val="0"/>
        </w:rPr>
        <w:t xml:space="preserve">observable history and it seeks to learn a projection </w:t>
      </w:r>
      <m:oMath>
        <m:r>
          <w:rPr>
            <w:rFonts w:ascii="Times New Roman" w:cs="Times New Roman" w:eastAsia="Times New Roman" w:hAnsi="Times New Roman"/>
            <w:sz w:val="24"/>
            <w:szCs w:val="24"/>
          </w:rPr>
          <m:t xml:space="preserve">f </m:t>
        </m:r>
      </m:oMath>
      <w:r w:rsidDel="00000000" w:rsidR="00000000" w:rsidRPr="00000000">
        <w:rPr>
          <w:rFonts w:ascii="Times New Roman" w:cs="Times New Roman" w:eastAsia="Times New Roman" w:hAnsi="Times New Roman"/>
          <w:sz w:val="24"/>
          <w:szCs w:val="24"/>
          <w:rtl w:val="0"/>
        </w:rPr>
        <w:t xml:space="preserve"> and predict </w:t>
      </w:r>
      <m:oMath>
        <m:r>
          <w:rPr>
            <w:rFonts w:ascii="Times New Roman" w:cs="Times New Roman" w:eastAsia="Times New Roman" w:hAnsi="Times New Roman"/>
            <w:sz w:val="24"/>
            <w:szCs w:val="24"/>
          </w:rPr>
          <m:t xml:space="preserve">h </m:t>
        </m:r>
      </m:oMath>
      <w:r w:rsidDel="00000000" w:rsidR="00000000" w:rsidRPr="00000000">
        <w:rPr>
          <w:rFonts w:ascii="Times New Roman" w:cs="Times New Roman" w:eastAsia="Times New Roman" w:hAnsi="Times New Roman"/>
          <w:sz w:val="24"/>
          <w:szCs w:val="24"/>
          <w:rtl w:val="0"/>
        </w:rPr>
        <w:t xml:space="preserve"> steps into the future. Reduced-form studies do not care about how exactly features </w:t>
      </w:r>
      <m:oMath>
        <m:r>
          <w:rPr>
            <w:rFonts w:ascii="Times New Roman" w:cs="Times New Roman" w:eastAsia="Times New Roman" w:hAnsi="Times New Roman"/>
            <w:sz w:val="24"/>
            <w:szCs w:val="24"/>
          </w:rPr>
          <m:t xml:space="preserve">X </m:t>
        </m:r>
      </m:oMath>
      <w:r w:rsidDel="00000000" w:rsidR="00000000" w:rsidRPr="00000000">
        <w:rPr>
          <w:rFonts w:ascii="Times New Roman" w:cs="Times New Roman" w:eastAsia="Times New Roman" w:hAnsi="Times New Roman"/>
          <w:sz w:val="24"/>
          <w:szCs w:val="24"/>
          <w:rtl w:val="0"/>
        </w:rPr>
        <w:t xml:space="preserve"> interact in a causal way; they simply tackle this as </w:t>
      </w:r>
      <w:ins w:author="Meghna Banerjee" w:id="0" w:date="2022-03-03T15:08:34Z">
        <w:r w:rsidDel="00000000" w:rsidR="00000000" w:rsidRPr="00000000">
          <w:rPr>
            <w:rFonts w:ascii="Times New Roman" w:cs="Times New Roman" w:eastAsia="Times New Roman" w:hAnsi="Times New Roman"/>
            <w:sz w:val="24"/>
            <w:szCs w:val="24"/>
            <w:rtl w:val="0"/>
          </w:rPr>
          <w:t xml:space="preserve">an optimization</w:t>
        </w:r>
      </w:ins>
      <w:del w:author="Meghna Banerjee" w:id="0" w:date="2022-03-03T15:08:34Z">
        <w:r w:rsidDel="00000000" w:rsidR="00000000" w:rsidRPr="00000000">
          <w:rPr>
            <w:rFonts w:ascii="Times New Roman" w:cs="Times New Roman" w:eastAsia="Times New Roman" w:hAnsi="Times New Roman"/>
            <w:sz w:val="24"/>
            <w:szCs w:val="24"/>
            <w:rtl w:val="0"/>
          </w:rPr>
          <w:delText xml:space="preserve">a optimization</w:delText>
        </w:r>
      </w:del>
      <w:r w:rsidDel="00000000" w:rsidR="00000000" w:rsidRPr="00000000">
        <w:rPr>
          <w:rFonts w:ascii="Times New Roman" w:cs="Times New Roman" w:eastAsia="Times New Roman" w:hAnsi="Times New Roman"/>
          <w:sz w:val="24"/>
          <w:szCs w:val="24"/>
          <w:rtl w:val="0"/>
        </w:rPr>
        <w:t xml:space="preserve"> task that aims to minimize the loss. </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200025</wp:posOffset>
            </wp:positionV>
            <wp:extent cx="1942683" cy="630059"/>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42683" cy="630059"/>
                    </a:xfrm>
                    <a:prstGeom prst="rect"/>
                    <a:ln/>
                  </pic:spPr>
                </pic:pic>
              </a:graphicData>
            </a:graphic>
          </wp:anchor>
        </w:drawing>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training, these works usually use a mean squared error (MSE) loss for continuous drought responses: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219075</wp:posOffset>
            </wp:positionV>
            <wp:extent cx="2081213" cy="460726"/>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81213" cy="460726"/>
                    </a:xfrm>
                    <a:prstGeom prst="rect"/>
                    <a:ln/>
                  </pic:spPr>
                </pic:pic>
              </a:graphicData>
            </a:graphic>
          </wp:anchor>
        </w:drawing>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a categorical</w:t>
      </w:r>
      <w:commentRangeStart w:id="5"/>
      <w:r w:rsidDel="00000000" w:rsidR="00000000" w:rsidRPr="00000000">
        <w:rPr>
          <w:rFonts w:ascii="Times New Roman" w:cs="Times New Roman" w:eastAsia="Times New Roman" w:hAnsi="Times New Roman"/>
          <w:sz w:val="24"/>
          <w:szCs w:val="24"/>
          <w:rtl w:val="0"/>
        </w:rPr>
        <w:t xml:space="preserve"> cross entropy (CCE) loss for index-level drought response</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s, in the form of:</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1890713</wp:posOffset>
            </wp:positionH>
            <wp:positionV relativeFrom="paragraph">
              <wp:posOffset>219075</wp:posOffset>
            </wp:positionV>
            <wp:extent cx="1891145" cy="4572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91145" cy="457200"/>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structural approach is its conceptual counterpart: the structural approach starts from the theoretical model and strives for the correctness and rationality of the theories and causal mechanisms at each step, machine learning methods or probabilistic modeling are auxiliary tools that help achieving better numerical performance.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a structural model would start by specifying the curve between temperature and moisture, and then, how the moisture factors in precipitation, and ultimately, drought. It will be in the shape such as: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Temperature-moisture curve: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266700</wp:posOffset>
            </wp:positionV>
            <wp:extent cx="1408670" cy="457200"/>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08670" cy="457200"/>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moisture to precipitation: </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114300</wp:posOffset>
            </wp:positionV>
            <wp:extent cx="2176992" cy="576263"/>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76992" cy="576263"/>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Drought-precipitation inter-plays: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276225</wp:posOffset>
            </wp:positionV>
            <wp:extent cx="1372084" cy="686042"/>
            <wp:effectExtent b="0" l="0" r="0" t="0"/>
            <wp:wrapTopAndBottom distB="114300" distT="11430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372084" cy="686042"/>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further structural equations can be derived, such as: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2128838</wp:posOffset>
            </wp:positionH>
            <wp:positionV relativeFrom="paragraph">
              <wp:posOffset>228600</wp:posOffset>
            </wp:positionV>
            <wp:extent cx="1687179" cy="929171"/>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87179" cy="929171"/>
                    </a:xfrm>
                    <a:prstGeom prst="rect"/>
                    <a:ln/>
                  </pic:spPr>
                </pic:pic>
              </a:graphicData>
            </a:graphic>
          </wp:anchor>
        </w:drawing>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build model structures based on domain knowledge and use statistical and computational methods to optimize the prediction performance.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ins w:author="Ali Simons" w:id="1" w:date="2022-03-03T15:14:22Z">
        <w:r w:rsidDel="00000000" w:rsidR="00000000" w:rsidRPr="00000000">
          <w:rPr>
            <w:rFonts w:ascii="Times New Roman" w:cs="Times New Roman" w:eastAsia="Times New Roman" w:hAnsi="Times New Roman"/>
            <w:sz w:val="24"/>
            <w:szCs w:val="24"/>
            <w:rtl w:val="0"/>
          </w:rPr>
          <w:t xml:space="preserve">S</w:t>
        </w:r>
      </w:ins>
      <w:del w:author="Ali Simons" w:id="1" w:date="2022-03-03T15:14:22Z">
        <w:r w:rsidDel="00000000" w:rsidR="00000000" w:rsidRPr="00000000">
          <w:rPr>
            <w:rFonts w:ascii="Times New Roman" w:cs="Times New Roman" w:eastAsia="Times New Roman" w:hAnsi="Times New Roman"/>
            <w:sz w:val="24"/>
            <w:szCs w:val="24"/>
            <w:rtl w:val="0"/>
          </w:rPr>
          <w:delText xml:space="preserve">Quite s</w:delText>
        </w:r>
      </w:del>
      <w:r w:rsidDel="00000000" w:rsidR="00000000" w:rsidRPr="00000000">
        <w:rPr>
          <w:rFonts w:ascii="Times New Roman" w:cs="Times New Roman" w:eastAsia="Times New Roman" w:hAnsi="Times New Roman"/>
          <w:sz w:val="24"/>
          <w:szCs w:val="24"/>
          <w:rtl w:val="0"/>
        </w:rPr>
        <w:t xml:space="preserve">ome of the reduced-form work, such as Poornima and Pushpalatha (2019), Dikshit et al. (2021) uses recurrent neural networks and long short term memory (RNN &amp; LSTM) to study the time series drought. Dikshit et al. (2022)</w:t>
      </w:r>
      <w:del w:author="Lotus Xia" w:id="2" w:date="2022-03-03T15:27:20Z">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Fonts w:ascii="Times New Roman" w:cs="Times New Roman" w:eastAsia="Times New Roman" w:hAnsi="Times New Roman"/>
          <w:sz w:val="24"/>
          <w:szCs w:val="24"/>
          <w:rtl w:val="0"/>
        </w:rPr>
        <w:t xml:space="preserve">, one of the most recent scientometric analyses in the field of drought prediction confirms that reduced-form machine learning is achieving steadily increasing accuracy in drought prediction.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modeling, on the other hand, has made relatively slow progress. As summarized above, the causes of drought are complex and variegated, and the conclusions and theoretical models from different geographical areas lack interchangeability and generalizability. Hao et al. (2018) point out that most of the breakthroughs in structural modeling have been happening in utilizing factors in large-scale climate indices, local climate variables, and land initial conditions. Advances in sensor technology and computing power have made such breakthroughs possible.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Ideologically, there is no advantage or disadvantage to these two types of prediction methods. Reduced form faces lighter constraints and can usually produce more accurate predictions. This is of great importance for pragmatic drought relief. Structural modeling, on the other hand, although slower in development and less accurate in prediction, can reveal to humans the factors that actually cause drought. Knowing the causal factors enables us to proactively make changes to avoid and prevent </w:t>
      </w:r>
      <w:r w:rsidDel="00000000" w:rsidR="00000000" w:rsidRPr="00000000">
        <w:rPr>
          <w:rFonts w:ascii="Times New Roman" w:cs="Times New Roman" w:eastAsia="Times New Roman" w:hAnsi="Times New Roman"/>
          <w:sz w:val="24"/>
          <w:szCs w:val="24"/>
          <w:rtl w:val="0"/>
        </w:rPr>
        <w:t xml:space="preserve">droughts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spacing w:line="240" w:lineRule="auto"/>
        <w:rPr>
          <w:rFonts w:ascii="Times New Roman" w:cs="Times New Roman" w:eastAsia="Times New Roman" w:hAnsi="Times New Roman"/>
          <w:b w:val="1"/>
          <w:sz w:val="24"/>
          <w:szCs w:val="24"/>
        </w:rPr>
      </w:pPr>
      <w:bookmarkStart w:colFirst="0" w:colLast="0" w:name="_5nv3h0wd4qsl" w:id="9"/>
      <w:bookmarkEnd w:id="9"/>
      <w:r w:rsidDel="00000000" w:rsidR="00000000" w:rsidRPr="00000000">
        <w:rPr>
          <w:rFonts w:ascii="Times New Roman" w:cs="Times New Roman" w:eastAsia="Times New Roman" w:hAnsi="Times New Roman"/>
          <w:b w:val="1"/>
          <w:sz w:val="24"/>
          <w:szCs w:val="24"/>
          <w:rtl w:val="0"/>
        </w:rPr>
        <w:t xml:space="preserve">III. Work Cited</w:t>
      </w:r>
    </w:p>
    <w:p w:rsidR="00000000" w:rsidDel="00000000" w:rsidP="00000000" w:rsidRDefault="00000000" w:rsidRPr="00000000" w14:paraId="00000072">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Bhaga, Dube, T., &amp; Shoko, C. (2021). Satellite monitoring of surface water variability in the drought prone Western Cape, South Africa. </w:t>
      </w:r>
      <w:r w:rsidDel="00000000" w:rsidR="00000000" w:rsidRPr="00000000">
        <w:rPr>
          <w:rFonts w:ascii="Times New Roman" w:cs="Times New Roman" w:eastAsia="Times New Roman" w:hAnsi="Times New Roman"/>
          <w:i w:val="1"/>
          <w:color w:val="3a3a3a"/>
          <w:sz w:val="23"/>
          <w:szCs w:val="23"/>
          <w:highlight w:val="white"/>
          <w:rtl w:val="0"/>
        </w:rPr>
        <w:t xml:space="preserve">Physics and Chemistry of the Earth. Parts A/B/C</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124</w:t>
      </w:r>
      <w:r w:rsidDel="00000000" w:rsidR="00000000" w:rsidRPr="00000000">
        <w:rPr>
          <w:rFonts w:ascii="Times New Roman" w:cs="Times New Roman" w:eastAsia="Times New Roman" w:hAnsi="Times New Roman"/>
          <w:color w:val="3a3a3a"/>
          <w:sz w:val="23"/>
          <w:szCs w:val="23"/>
          <w:highlight w:val="white"/>
          <w:rtl w:val="0"/>
        </w:rPr>
        <w:t xml:space="preserve">, 102914. </w:t>
      </w:r>
      <w:hyperlink r:id="rId18">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https://doi.org/10.1016/j.pce.2020.102914</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Dikshit, &amp; Pradhan, B. (2021). Interpretable and explainable AI (XAI) model for spatial drought prediction. </w:t>
      </w:r>
      <w:r w:rsidDel="00000000" w:rsidR="00000000" w:rsidRPr="00000000">
        <w:rPr>
          <w:rFonts w:ascii="Times New Roman" w:cs="Times New Roman" w:eastAsia="Times New Roman" w:hAnsi="Times New Roman"/>
          <w:i w:val="1"/>
          <w:color w:val="3a3a3a"/>
          <w:sz w:val="23"/>
          <w:szCs w:val="23"/>
          <w:highlight w:val="white"/>
          <w:rtl w:val="0"/>
        </w:rPr>
        <w:t xml:space="preserve">The Science of the Total Environment</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801</w:t>
      </w:r>
      <w:r w:rsidDel="00000000" w:rsidR="00000000" w:rsidRPr="00000000">
        <w:rPr>
          <w:rFonts w:ascii="Times New Roman" w:cs="Times New Roman" w:eastAsia="Times New Roman" w:hAnsi="Times New Roman"/>
          <w:color w:val="3a3a3a"/>
          <w:sz w:val="23"/>
          <w:szCs w:val="23"/>
          <w:highlight w:val="white"/>
          <w:rtl w:val="0"/>
        </w:rPr>
        <w:t xml:space="preserve">, 149797–149797. </w:t>
      </w:r>
      <w:hyperlink r:id="rId19">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https://doi.org/10.1016/j.scitotenv.2021.149797</w:t>
        </w:r>
      </w:hyperlink>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Dikshit, &amp; Pradhan, B. (2021). Explainable AI in drought forecasting. </w:t>
      </w:r>
      <w:r w:rsidDel="00000000" w:rsidR="00000000" w:rsidRPr="00000000">
        <w:rPr>
          <w:rFonts w:ascii="Times New Roman" w:cs="Times New Roman" w:eastAsia="Times New Roman" w:hAnsi="Times New Roman"/>
          <w:i w:val="1"/>
          <w:color w:val="3a3a3a"/>
          <w:sz w:val="23"/>
          <w:szCs w:val="23"/>
          <w:highlight w:val="white"/>
          <w:rtl w:val="0"/>
        </w:rPr>
        <w:t xml:space="preserve">Machine Learning with Applications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6</w:t>
      </w:r>
      <w:r w:rsidDel="00000000" w:rsidR="00000000" w:rsidRPr="00000000">
        <w:rPr>
          <w:rFonts w:ascii="Times New Roman" w:cs="Times New Roman" w:eastAsia="Times New Roman" w:hAnsi="Times New Roman"/>
          <w:color w:val="3a3a3a"/>
          <w:sz w:val="23"/>
          <w:szCs w:val="23"/>
          <w:highlight w:val="white"/>
          <w:rtl w:val="0"/>
        </w:rPr>
        <w:t xml:space="preserve">, 100192. https://doi.org/10.1016/j.mlwa.2021.100192</w:t>
      </w:r>
    </w:p>
    <w:p w:rsidR="00000000" w:rsidDel="00000000" w:rsidP="00000000" w:rsidRDefault="00000000" w:rsidRPr="00000000" w14:paraId="00000077">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Hao, Singh, V. P., &amp; Xia, Y. (2018). Seasonal Drought Prediction: Advances, Challenges, and Future Prospects. </w:t>
      </w:r>
      <w:r w:rsidDel="00000000" w:rsidR="00000000" w:rsidRPr="00000000">
        <w:rPr>
          <w:rFonts w:ascii="Times New Roman" w:cs="Times New Roman" w:eastAsia="Times New Roman" w:hAnsi="Times New Roman"/>
          <w:i w:val="1"/>
          <w:color w:val="3a3a3a"/>
          <w:sz w:val="23"/>
          <w:szCs w:val="23"/>
          <w:highlight w:val="white"/>
          <w:rtl w:val="0"/>
        </w:rPr>
        <w:t xml:space="preserve">Reviews of Geophysics (1985)</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56</w:t>
      </w:r>
      <w:r w:rsidDel="00000000" w:rsidR="00000000" w:rsidRPr="00000000">
        <w:rPr>
          <w:rFonts w:ascii="Times New Roman" w:cs="Times New Roman" w:eastAsia="Times New Roman" w:hAnsi="Times New Roman"/>
          <w:color w:val="3a3a3a"/>
          <w:sz w:val="23"/>
          <w:szCs w:val="23"/>
          <w:highlight w:val="white"/>
          <w:rtl w:val="0"/>
        </w:rPr>
        <w:t xml:space="preserve">(1), 108–141. https://doi.org/10.1002/2016RG000549</w:t>
      </w:r>
    </w:p>
    <w:p w:rsidR="00000000" w:rsidDel="00000000" w:rsidP="00000000" w:rsidRDefault="00000000" w:rsidRPr="00000000" w14:paraId="0000007A">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Jimenez, Marengo, J. A., Alves, L. M., Sulca, J. C., Takahashi, K., Ferrett, S., &amp; Collins, M. (2021). The role of ENSO flavours and TNA on recent droughts over Amazon forests and the Northeast Brazil region. </w:t>
      </w:r>
      <w:r w:rsidDel="00000000" w:rsidR="00000000" w:rsidRPr="00000000">
        <w:rPr>
          <w:rFonts w:ascii="Times New Roman" w:cs="Times New Roman" w:eastAsia="Times New Roman" w:hAnsi="Times New Roman"/>
          <w:i w:val="1"/>
          <w:color w:val="3a3a3a"/>
          <w:sz w:val="23"/>
          <w:szCs w:val="23"/>
          <w:highlight w:val="white"/>
          <w:rtl w:val="0"/>
        </w:rPr>
        <w:t xml:space="preserve">International Journal of Climatology</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41</w:t>
      </w:r>
      <w:r w:rsidDel="00000000" w:rsidR="00000000" w:rsidRPr="00000000">
        <w:rPr>
          <w:rFonts w:ascii="Times New Roman" w:cs="Times New Roman" w:eastAsia="Times New Roman" w:hAnsi="Times New Roman"/>
          <w:color w:val="3a3a3a"/>
          <w:sz w:val="23"/>
          <w:szCs w:val="23"/>
          <w:highlight w:val="white"/>
          <w:rtl w:val="0"/>
        </w:rPr>
        <w:t xml:space="preserve">(7), 3761–3780. </w:t>
      </w:r>
      <w:hyperlink r:id="rId20">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https://doi.org/10.1002/joc.6453</w:t>
        </w:r>
      </w:hyperlink>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Drought Mitigation Center. USDM Dataset. (2022). Retrieved form </w:t>
      </w:r>
      <w:hyperlink r:id="rId21">
        <w:r w:rsidDel="00000000" w:rsidR="00000000" w:rsidRPr="00000000">
          <w:rPr>
            <w:rFonts w:ascii="Times New Roman" w:cs="Times New Roman" w:eastAsia="Times New Roman" w:hAnsi="Times New Roman"/>
            <w:color w:val="1155cc"/>
            <w:sz w:val="24"/>
            <w:szCs w:val="24"/>
            <w:u w:val="single"/>
            <w:rtl w:val="0"/>
          </w:rPr>
          <w:t xml:space="preserve">https://droughtmonitor.unl.edu/Data.aspx</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Poornima, &amp; Pushpalatha, M. (2019). Prediction of Rainfall Using Intensified LSTM Based Recurrent Neural Network with Weighted Linear Units. </w:t>
      </w:r>
      <w:r w:rsidDel="00000000" w:rsidR="00000000" w:rsidRPr="00000000">
        <w:rPr>
          <w:rFonts w:ascii="Times New Roman" w:cs="Times New Roman" w:eastAsia="Times New Roman" w:hAnsi="Times New Roman"/>
          <w:i w:val="1"/>
          <w:color w:val="3a3a3a"/>
          <w:sz w:val="23"/>
          <w:szCs w:val="23"/>
          <w:highlight w:val="white"/>
          <w:rtl w:val="0"/>
        </w:rPr>
        <w:t xml:space="preserve">Atmosphere</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10</w:t>
      </w:r>
      <w:r w:rsidDel="00000000" w:rsidR="00000000" w:rsidRPr="00000000">
        <w:rPr>
          <w:rFonts w:ascii="Times New Roman" w:cs="Times New Roman" w:eastAsia="Times New Roman" w:hAnsi="Times New Roman"/>
          <w:color w:val="3a3a3a"/>
          <w:sz w:val="23"/>
          <w:szCs w:val="23"/>
          <w:highlight w:val="white"/>
          <w:rtl w:val="0"/>
        </w:rPr>
        <w:t xml:space="preserve">(11), 668. </w:t>
      </w:r>
      <w:hyperlink r:id="rId22">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https://doi.org/10.3390/atmos10110668</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Salehi-Lisar, &amp; Bakhshayeshan-Agdam, H. (2016). Drought Stress in Plants: Causes, Consequences, and Tolerance. In </w:t>
      </w:r>
      <w:r w:rsidDel="00000000" w:rsidR="00000000" w:rsidRPr="00000000">
        <w:rPr>
          <w:rFonts w:ascii="Times New Roman" w:cs="Times New Roman" w:eastAsia="Times New Roman" w:hAnsi="Times New Roman"/>
          <w:i w:val="1"/>
          <w:color w:val="3a3a3a"/>
          <w:sz w:val="23"/>
          <w:szCs w:val="23"/>
          <w:highlight w:val="white"/>
          <w:rtl w:val="0"/>
        </w:rPr>
        <w:t xml:space="preserve">Drought Stress Tolerance in Plants, Vol 1</w:t>
      </w:r>
      <w:r w:rsidDel="00000000" w:rsidR="00000000" w:rsidRPr="00000000">
        <w:rPr>
          <w:rFonts w:ascii="Times New Roman" w:cs="Times New Roman" w:eastAsia="Times New Roman" w:hAnsi="Times New Roman"/>
          <w:color w:val="3a3a3a"/>
          <w:sz w:val="23"/>
          <w:szCs w:val="23"/>
          <w:highlight w:val="white"/>
          <w:rtl w:val="0"/>
        </w:rPr>
        <w:t xml:space="preserve"> (pp. 1–16). Springer International Publishing. </w:t>
      </w:r>
      <w:hyperlink r:id="rId23">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https://doi.org/10.1007/978-3-319-28899-4_1</w:t>
        </w:r>
      </w:hyperlink>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Scheff. (2018). Drought Indices, Drought Impacts, CO2, and Warming: a Historical and Geologic Perspective. </w:t>
      </w:r>
      <w:r w:rsidDel="00000000" w:rsidR="00000000" w:rsidRPr="00000000">
        <w:rPr>
          <w:rFonts w:ascii="Times New Roman" w:cs="Times New Roman" w:eastAsia="Times New Roman" w:hAnsi="Times New Roman"/>
          <w:i w:val="1"/>
          <w:color w:val="3a3a3a"/>
          <w:sz w:val="23"/>
          <w:szCs w:val="23"/>
          <w:highlight w:val="white"/>
          <w:rtl w:val="0"/>
        </w:rPr>
        <w:t xml:space="preserve">Current Climate Change Reports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w:t>
      </w:r>
      <w:r w:rsidDel="00000000" w:rsidR="00000000" w:rsidRPr="00000000">
        <w:rPr>
          <w:rFonts w:ascii="Times New Roman" w:cs="Times New Roman" w:eastAsia="Times New Roman" w:hAnsi="Times New Roman"/>
          <w:color w:val="3a3a3a"/>
          <w:sz w:val="23"/>
          <w:szCs w:val="23"/>
          <w:highlight w:val="white"/>
          <w:rtl w:val="0"/>
        </w:rPr>
        <w:t xml:space="preserve">(2), 202–209. </w:t>
      </w:r>
      <w:hyperlink r:id="rId24">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https://doi.org/10.1007/s40641-018-0094-1</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Sharafati, Nabaei, S., &amp; Shahid, S. (2020). Spatial assessment of meteorological drought features over different climate regions in Iran. </w:t>
      </w:r>
      <w:r w:rsidDel="00000000" w:rsidR="00000000" w:rsidRPr="00000000">
        <w:rPr>
          <w:rFonts w:ascii="Times New Roman" w:cs="Times New Roman" w:eastAsia="Times New Roman" w:hAnsi="Times New Roman"/>
          <w:i w:val="1"/>
          <w:color w:val="3a3a3a"/>
          <w:sz w:val="23"/>
          <w:szCs w:val="23"/>
          <w:highlight w:val="white"/>
          <w:rtl w:val="0"/>
        </w:rPr>
        <w:t xml:space="preserve">International Journal of Climatology</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40</w:t>
      </w:r>
      <w:r w:rsidDel="00000000" w:rsidR="00000000" w:rsidRPr="00000000">
        <w:rPr>
          <w:rFonts w:ascii="Times New Roman" w:cs="Times New Roman" w:eastAsia="Times New Roman" w:hAnsi="Times New Roman"/>
          <w:color w:val="3a3a3a"/>
          <w:sz w:val="23"/>
          <w:szCs w:val="23"/>
          <w:highlight w:val="white"/>
          <w:rtl w:val="0"/>
        </w:rPr>
        <w:t xml:space="preserve">(3), 1864–1884. </w:t>
      </w:r>
      <w:hyperlink r:id="rId25">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https://doi.org/10.1002/joc.6307</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Sundararajan, Garg, L., Srinivasan, K., Bashir, A. K., Kaliappan, J., Ganapathy, G. P., Selvaraj, S. K., &amp; Meena. (2021). A Contemporary Review on Drought Modeling Using Machine Learning Approaches. </w:t>
      </w:r>
      <w:r w:rsidDel="00000000" w:rsidR="00000000" w:rsidRPr="00000000">
        <w:rPr>
          <w:rFonts w:ascii="Times New Roman" w:cs="Times New Roman" w:eastAsia="Times New Roman" w:hAnsi="Times New Roman"/>
          <w:i w:val="1"/>
          <w:color w:val="3a3a3a"/>
          <w:sz w:val="23"/>
          <w:szCs w:val="23"/>
          <w:highlight w:val="white"/>
          <w:rtl w:val="0"/>
        </w:rPr>
        <w:t xml:space="preserve">Computer Modeling in Engineering &amp; Sciences</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128</w:t>
      </w:r>
      <w:r w:rsidDel="00000000" w:rsidR="00000000" w:rsidRPr="00000000">
        <w:rPr>
          <w:rFonts w:ascii="Times New Roman" w:cs="Times New Roman" w:eastAsia="Times New Roman" w:hAnsi="Times New Roman"/>
          <w:color w:val="3a3a3a"/>
          <w:sz w:val="23"/>
          <w:szCs w:val="23"/>
          <w:highlight w:val="white"/>
          <w:rtl w:val="0"/>
        </w:rPr>
        <w:t xml:space="preserve">(2), 447–487. </w:t>
      </w:r>
      <w:hyperlink r:id="rId26">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https://doi.org/10.32604/cmes.2021.015528</w:t>
        </w:r>
      </w:hyperlink>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Vincente-Serrano, Begueria, S., &amp; Lopez-Moreno, J. I. (2010). A Multiscalar Drought Index Sensitive to Global Warming. </w:t>
      </w:r>
      <w:r w:rsidDel="00000000" w:rsidR="00000000" w:rsidRPr="00000000">
        <w:rPr>
          <w:rFonts w:ascii="Times New Roman" w:cs="Times New Roman" w:eastAsia="Times New Roman" w:hAnsi="Times New Roman"/>
          <w:i w:val="1"/>
          <w:color w:val="3a3a3a"/>
          <w:sz w:val="23"/>
          <w:szCs w:val="23"/>
          <w:highlight w:val="white"/>
          <w:rtl w:val="0"/>
        </w:rPr>
        <w:t xml:space="preserve">Journal of Climate</w:t>
      </w:r>
      <w:r w:rsidDel="00000000" w:rsidR="00000000" w:rsidRPr="00000000">
        <w:rPr>
          <w:rFonts w:ascii="Times New Roman" w:cs="Times New Roman" w:eastAsia="Times New Roman" w:hAnsi="Times New Roman"/>
          <w:color w:val="3a3a3a"/>
          <w:sz w:val="23"/>
          <w:szCs w:val="23"/>
          <w:highlight w:val="white"/>
          <w:rtl w:val="0"/>
        </w:rPr>
        <w:t xml:space="preserve">, </w:t>
      </w:r>
      <w:r w:rsidDel="00000000" w:rsidR="00000000" w:rsidRPr="00000000">
        <w:rPr>
          <w:rFonts w:ascii="Times New Roman" w:cs="Times New Roman" w:eastAsia="Times New Roman" w:hAnsi="Times New Roman"/>
          <w:i w:val="1"/>
          <w:color w:val="3a3a3a"/>
          <w:sz w:val="23"/>
          <w:szCs w:val="23"/>
          <w:highlight w:val="white"/>
          <w:rtl w:val="0"/>
        </w:rPr>
        <w:t xml:space="preserve">23</w:t>
      </w:r>
      <w:r w:rsidDel="00000000" w:rsidR="00000000" w:rsidRPr="00000000">
        <w:rPr>
          <w:rFonts w:ascii="Times New Roman" w:cs="Times New Roman" w:eastAsia="Times New Roman" w:hAnsi="Times New Roman"/>
          <w:color w:val="3a3a3a"/>
          <w:sz w:val="23"/>
          <w:szCs w:val="23"/>
          <w:highlight w:val="white"/>
          <w:rtl w:val="0"/>
        </w:rPr>
        <w:t xml:space="preserve">(7), 1696–1718. </w:t>
      </w:r>
      <w:hyperlink r:id="rId27">
        <w:r w:rsidDel="00000000" w:rsidR="00000000" w:rsidRPr="00000000">
          <w:rPr>
            <w:rFonts w:ascii="Times New Roman" w:cs="Times New Roman" w:eastAsia="Times New Roman" w:hAnsi="Times New Roman"/>
            <w:color w:val="1155cc"/>
            <w:sz w:val="23"/>
            <w:szCs w:val="23"/>
            <w:highlight w:val="white"/>
            <w:u w:val="single"/>
            <w:rtl w:val="0"/>
          </w:rPr>
          <w:t xml:space="preserve">https://doi.org/10.1175/2009JCLI2909.1</w:t>
        </w:r>
      </w:hyperlink>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Zhang, Qu, Y., Zhang, X., Wu, X., Zhou, X., Ren, B., Zeng, J., &amp; Wang, Q. (2021). Spatiotemporal variability of annual drought severity, duration, and frequency from 1901 to 2020. </w:t>
      </w:r>
      <w:r w:rsidDel="00000000" w:rsidR="00000000" w:rsidRPr="00000000">
        <w:rPr>
          <w:rFonts w:ascii="Times New Roman" w:cs="Times New Roman" w:eastAsia="Times New Roman" w:hAnsi="Times New Roman"/>
          <w:i w:val="1"/>
          <w:color w:val="3a3a3a"/>
          <w:sz w:val="23"/>
          <w:szCs w:val="23"/>
          <w:highlight w:val="white"/>
          <w:rtl w:val="0"/>
        </w:rPr>
        <w:t xml:space="preserve">Climate Research</w:t>
      </w:r>
      <w:r w:rsidDel="00000000" w:rsidR="00000000" w:rsidRPr="00000000">
        <w:rPr>
          <w:rFonts w:ascii="Times New Roman" w:cs="Times New Roman" w:eastAsia="Times New Roman" w:hAnsi="Times New Roman"/>
          <w:color w:val="3a3a3a"/>
          <w:sz w:val="23"/>
          <w:szCs w:val="23"/>
          <w:highlight w:val="white"/>
          <w:rtl w:val="0"/>
        </w:rPr>
        <w:t xml:space="preserve">. </w:t>
      </w:r>
      <w:hyperlink r:id="rId28">
        <w:r w:rsidDel="00000000" w:rsidR="00000000" w:rsidRPr="00000000">
          <w:rPr>
            <w:rFonts w:ascii="Times New Roman" w:cs="Times New Roman" w:eastAsia="Times New Roman" w:hAnsi="Times New Roman"/>
            <w:color w:val="1155cc"/>
            <w:sz w:val="23"/>
            <w:szCs w:val="23"/>
            <w:highlight w:val="white"/>
            <w:u w:val="single"/>
            <w:rtl w:val="0"/>
          </w:rPr>
          <w:t xml:space="preserve">https://doi.org/10.3354/cr01680</w:t>
        </w:r>
      </w:hyperlink>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3a3a3a"/>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Xingyu Liu" w:id="2" w:date="2022-03-03T16:03:37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too detailed(with equations&amp;detailed approaches) as a part of related work? If you are going to build your model based on this, I'd recommend you can just use one paragraph to summarize its work(method, strength and weaknesses), and the equations put in main parts(if you used those equations, methods)</w:t>
      </w:r>
    </w:p>
  </w:comment>
  <w:comment w:author="Meghna Banerjee" w:id="0" w:date="2022-03-03T15:06:40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definitely frustrating for drought prediction.</w:t>
      </w:r>
    </w:p>
  </w:comment>
  <w:comment w:author="Lotus Xia" w:id="4" w:date="2022-03-03T15:26:48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 impressive that you add in screen shots of equations---definitely some work of make this google doc version</w:t>
      </w:r>
    </w:p>
  </w:comment>
  <w:comment w:author="Meghna Banerjee" w:id="1" w:date="2022-03-03T15:07:37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Weather and climate have become very volatile in the last year or two.</w:t>
      </w:r>
    </w:p>
  </w:comment>
  <w:comment w:author="Meghna Banerjee" w:id="5" w:date="2022-03-03T15:10:24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in mathematical equations is a nice touch and gives in-depth context to the reader.</w:t>
      </w:r>
    </w:p>
  </w:comment>
  <w:comment w:author="Meghna Banerjee" w:id="3" w:date="2022-03-03T15:08:14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to categorize it into two different approaches.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02/joc.6453" TargetMode="External"/><Relationship Id="rId22" Type="http://schemas.openxmlformats.org/officeDocument/2006/relationships/hyperlink" Target="https://doi.org/10.3390/atmos10110668" TargetMode="External"/><Relationship Id="rId21" Type="http://schemas.openxmlformats.org/officeDocument/2006/relationships/hyperlink" Target="https://droughtmonitor.unl.edu/Data.aspx" TargetMode="External"/><Relationship Id="rId24" Type="http://schemas.openxmlformats.org/officeDocument/2006/relationships/hyperlink" Target="https://doi.org/10.1007/s40641-018-0094-1" TargetMode="External"/><Relationship Id="rId23" Type="http://schemas.openxmlformats.org/officeDocument/2006/relationships/hyperlink" Target="https://doi.org/10.1007/978-3-319-28899-4_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doi.org/10.32604/cmes.2021.015528" TargetMode="External"/><Relationship Id="rId25" Type="http://schemas.openxmlformats.org/officeDocument/2006/relationships/hyperlink" Target="https://doi.org/10.1002/joc.6307" TargetMode="External"/><Relationship Id="rId28" Type="http://schemas.openxmlformats.org/officeDocument/2006/relationships/hyperlink" Target="https://doi.org/10.3354/cr01680" TargetMode="External"/><Relationship Id="rId27" Type="http://schemas.openxmlformats.org/officeDocument/2006/relationships/hyperlink" Target="https://doi.org/10.1175/2009JCLI2909.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hyperlink" Target="https://doi.org/10.1016/j.scitotenv.2021.149797" TargetMode="External"/><Relationship Id="rId18" Type="http://schemas.openxmlformats.org/officeDocument/2006/relationships/hyperlink" Target="https://doi.org/10.1016/j.pce.2020.1029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